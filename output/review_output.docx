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123"/>
      <w:pPr>
        <w:spacing w:after="240"/>
      </w:pPr>
      <w:r>
        <w:rPr>
          <w:b/>
          <w:sz w:val="28"/>
        </w:rPr>
        <w:t>SERVICE AGREEMENT</w:t>
      </w:r>
      <w:commentRangeEnd w:id="123"/>
      <w:r>
        <w:rPr>
          <w:rStyle w:val="CommentReference"/>
        </w:rPr>
        <w:commentReference w:id="123"/>
      </w:r>
    </w:p>
    <w:p>
      <w:pPr>
        <w:spacing w:after="120"/>
      </w:pPr>
      <w:r>
        <w:rPr>
          <w:b w:val="0"/>
          <w:sz w:val="22"/>
        </w:rPr>
        <w:t>Between: PT Maju Bersama (us, the Company) and Mr. Budi Santoso (Client)</w:t>
      </w:r>
    </w:p>
    <w:p>
      <w:pPr>
        <w:spacing w:after="240"/>
      </w:pPr>
      <w:r>
        <w:rPr>
          <w:b w:val="0"/>
          <w:sz w:val="22"/>
        </w:rPr>
        <w:t>Date: January 15, 2026</w:t>
      </w:r>
    </w:p>
    <w:p>
      <w:pPr>
        <w:spacing w:after="120"/>
      </w:pPr>
      <w:r>
        <w:rPr>
          <w:b/>
          <w:sz w:val="22"/>
        </w:rPr>
        <w:t>1. WHAT THIS AGREEMENT IS ABOUT</w:t>
      </w:r>
    </w:p>
    <w:p>
      <w:pPr>
        <w:spacing w:after="120"/>
      </w:pPr>
      <w:del w:id="103" w:author="Agent-2-legal-reviewer" w:date="2026-04-09T00:00:00Z">
        <w:r>
          <w:rPr>
            <w:b w:val="0"/>
            <w:sz w:val="22"/>
          </w:rPr>
          <w:delText xml:space="preserve">We'll be helping with legal compliance stuff and regulatory advisory for the Client's business operations in Indonesia.</w:delText>
        </w:r>
      </w:del>
      <w:del w:id="105" w:author="Agent-2-legal-reviewer" w:date="2026-04-09T00:00:00Z">
        <w:r>
          <w:rPr>
            <w:b w:val="0"/>
            <w:sz w:val="22"/>
          </w:rPr>
          <w:delText xml:space="preserve">If the Client needs extra services that aren't listed here, we can discuss and add them later with a separate addendum.</w:delText>
        </w:r>
      </w:del>
      <w:r>
        <w:rPr>
          <w:b w:val="0"/>
          <w:sz w:val="22"/>
        </w:rPr>
        <w:t xml:space="preserve">This agreement is basically about the consulting services that we're going to provide to the Client.  The scope covers general legal consultation, contract drafting assistance, regulatory filing support, and compliance monitoring. </w:t>
      </w:r>
      <w:ins w:id="106" w:author="Agent-2-legal-reviewer" w:date="2026-04-09T00:00:00Z">
        <w:r>
          <w:rPr>
            <w:b w:val="0"/>
            <w:sz w:val="22"/>
          </w:rPr>
          <w:t xml:space="preserve">Any services not expressly enumerated herein shall require a written addendum executed by both Parties prior to commencement.</w:t>
        </w:r>
      </w:ins>
      <w:ins w:id="104" w:author="Agent-2-legal-reviewer" w:date="2026-04-09T00:00:00Z">
        <w:r>
          <w:rPr>
            <w:b w:val="0"/>
            <w:sz w:val="22"/>
          </w:rPr>
          <w:t xml:space="preserve">The scope of services shall include, but not be limited to, general legal consultation, contract drafting and review, regulatory filing assistance, and ongoing compliance monitoring.</w:t>
        </w:r>
      </w:ins>
      <w:del w:id="101" w:author="Agent-2-legal-reviewer" w:date="2026-04-09T00:00:00Z">
        <w:r>
          <w:delText xml:space="preserve">WHAT THIS AGREEMENT IS ABOUT
This agreement is basically about the consulting services that we're going to provide to the Client.</w:delText>
        </w:r>
      </w:del>
      <w:ins w:id="102" w:author="Agent-2-legal-reviewer" w:date="2026-04-09T00:00:00Z">
        <w:r>
          <w:t xml:space="preserve">SCOPE OF SERVICES
The Service Provider shall render professional consulting services to the Client encompassing legal compliance advisory and regulatory guidance pertaining to the Client's business operations within the jurisdiction of the Republic of Indonesia.</w:t>
        </w:r>
      </w:ins>
    </w:p>
    <w:p>
      <w:pPr>
        <w:spacing w:after="120"/>
      </w:pPr>
      <w:r>
        <w:rPr>
          <w:b/>
          <w:sz w:val="22"/>
        </w:rPr>
        <w:t>2. HOW LONG THIS LASTS</w:t>
      </w:r>
    </w:p>
    <w:p>
      <w:pPr>
        <w:spacing w:after="120"/>
      </w:pPr>
      <w:del w:id="109" w:author="Agent-2-legal-reviewer" w:date="2026-04-09T00:00:00Z">
        <w:r>
          <w:rPr>
            <w:b w:val="0"/>
            <w:sz w:val="22"/>
          </w:rPr>
          <w:delText xml:space="preserve">If both sides are happy, we can renew it for another year by just agreeing in writing at least 30 days before it ends.</w:delText>
        </w:r>
      </w:del>
      <w:r>
        <w:rPr>
          <w:b w:val="0"/>
          <w:sz w:val="22"/>
        </w:rPr>
        <w:t>This agreement starts on February 1, 2026 and goes for 12 months until January 31, 2027.  Either party can end this agreement early by giving 60 days written notice to the other side. If someone terminates early, any fees already paid for services not yet delivered will be refunded on a pro-rata basis within 30 business days.</w:t>
      </w:r>
      <w:ins w:id="110" w:author="Agent-2-legal-reviewer" w:date="2026-04-09T00:00:00Z">
        <w:r>
          <w:rPr>
            <w:b w:val="0"/>
            <w:sz w:val="22"/>
          </w:rPr>
          <w:t xml:space="preserve">This Agreement may be renewed for successive twelve-month periods upon mutual written consent of both Parties, provided that such consent is communicated no fewer than thirty (30) calendar days prior to the expiration of the then-current term.</w:t>
        </w:r>
      </w:ins>
      <w:del w:id="107" w:author="Agent-2-legal-reviewer" w:date="2026-04-09T00:00:00Z">
        <w:r>
          <w:delText xml:space="preserve">HOW LONG THIS LASTS
This agreement starts on February 1, 2026 and goes for 12 months until January 31, 2027.</w:delText>
        </w:r>
      </w:del>
      <w:ins w:id="108" w:author="Agent-2-legal-reviewer" w:date="2026-04-09T00:00:00Z">
        <w:r>
          <w:t xml:space="preserve">TERM AND TERMINATION
This Agreement shall commence on February 1, 2026 and shall remain in effect for a period of twelve (12) months, terminating on January 31, 2027, unless earlier terminated in accordance with the provisions herein.</w:t>
        </w:r>
      </w:ins>
    </w:p>
    <w:p>
      <w:pPr>
        <w:spacing w:after="120"/>
      </w:pPr>
      <w:r>
        <w:rPr>
          <w:b/>
          <w:sz w:val="22"/>
        </w:rPr>
        <w:t>3. PAYMENT TERMS</w:t>
      </w:r>
    </w:p>
    <w:p>
      <w:pPr>
        <w:spacing w:after="120"/>
      </w:pPr>
      <w:del w:id="113" w:author="Agent-2-legal-reviewer" w:date="2026-04-09T00:00:00Z">
        <w:r>
          <w:rPr>
            <w:b w:val="0"/>
            <w:sz w:val="22"/>
          </w:rPr>
          <w:delText xml:space="preserve">Payment is due within 14 days after we send the invoice at the beginning of each month.</w:delText>
        </w:r>
      </w:del>
      <w:del w:id="115" w:author="Agent-2-legal-reviewer" w:date="2026-04-09T00:00:00Z">
        <w:r>
          <w:rPr>
            <w:b w:val="0"/>
            <w:sz w:val="22"/>
          </w:rPr>
          <w:delText xml:space="preserve">If the Client doesn't pay on time, we'll charge a late fee of 1.5% per month on the outstanding amount.</w:delText>
        </w:r>
      </w:del>
      <w:r>
        <w:rPr>
          <w:b w:val="0"/>
          <w:sz w:val="22"/>
        </w:rPr>
        <w:t>The Client will pay us IDR 50,000,000 per month for the services described above.   All payments should be made by bank transfer to our designated account. We reserve the right to pause our services if payment is overdue by more than 30 days.</w:t>
      </w:r>
      <w:ins w:id="116" w:author="Agent-2-legal-reviewer" w:date="2026-04-09T00:00:00Z">
        <w:r>
          <w:rPr>
            <w:b w:val="0"/>
            <w:sz w:val="22"/>
          </w:rPr>
          <w:t xml:space="preserve">In the event of late payment, the Client shall be liable for a late payment penalty of 1.5% per month, calculated on the outstanding balance from the date such payment was due.</w:t>
        </w:r>
      </w:ins>
      <w:ins w:id="114" w:author="Agent-2-legal-reviewer" w:date="2026-04-09T00:00:00Z">
        <w:r>
          <w:rPr>
            <w:b w:val="0"/>
            <w:sz w:val="22"/>
          </w:rPr>
          <w:t xml:space="preserve">Payment shall be due and payable within fourteen (14) calendar days following the issuance of the Service Provider's invoice at the commencement of each calendar month.</w:t>
        </w:r>
      </w:ins>
      <w:del w:id="111" w:author="Agent-2-legal-reviewer" w:date="2026-04-09T00:00:00Z">
        <w:r>
          <w:delText xml:space="preserve">PAYMENT TERMS
The Client will pay us IDR 50,000,000 per month for the services described above.</w:delText>
        </w:r>
      </w:del>
      <w:ins w:id="112" w:author="Agent-2-legal-reviewer" w:date="2026-04-09T00:00:00Z">
        <w:r>
          <w:t xml:space="preserve">FEES AND PAYMENT
In consideration of the services rendered hereunder, the Client shall pay the Service Provider a monthly retainer fee of IDR 50,000,000 (fifty million Indonesian Rupiah).</w:t>
        </w:r>
      </w:ins>
    </w:p>
    <w:p>
      <w:pPr>
        <w:spacing w:after="120"/>
      </w:pPr>
      <w:r>
        <w:rPr>
          <w:b/>
          <w:sz w:val="22"/>
        </w:rPr>
        <w:t>4. WHAT WE PROMISE TO DO</w:t>
      </w:r>
    </w:p>
    <w:p>
      <w:pPr>
        <w:spacing w:after="120"/>
      </w:pPr>
      <w:r>
        <w:rPr>
          <w:b w:val="0"/>
          <w:sz w:val="22"/>
        </w:rPr>
        <w:t>We promise to do our best to provide quality consulting services in line with professional standards. Our team will assign at least one senior consultant to handle the Client's account. We will respond to the Client's inquiries within 2 business days under normal circumstances. For urgent matters that affect the Client's legal standing, we will try to respond within 24 hours. We'll provide monthly summary reports of all activities and advice given during that period.</w:t>
      </w:r>
      <w:del w:id="117" w:author="Agent-2-legal-reviewer" w:date="2026-04-09T00:00:00Z">
        <w:r>
          <w:delText xml:space="preserve">WHAT WE PROMISE TO DO
We promise to do our best to provide quality consulting services in line with professional standards.</w:delText>
        </w:r>
      </w:del>
      <w:ins w:id="118" w:author="Agent-2-legal-reviewer" w:date="2026-04-09T00:00:00Z">
        <w:r>
          <w:t xml:space="preserve">SERVICE PROVIDER'S OBLIGATIONS
The Service Provider shall perform all services with the degree of skill, care, and diligence consistent with accepted professional standards and practices in the legal consulting industry.</w:t>
        </w:r>
      </w:ins>
    </w:p>
    <w:p>
      <w:pPr>
        <w:spacing w:after="120"/>
      </w:pPr>
      <w:r>
        <w:rPr>
          <w:b/>
          <w:sz w:val="22"/>
        </w:rPr>
        <w:t>5. CONFIDENTIALITY</w:t>
      </w:r>
    </w:p>
    <w:p>
      <w:pPr>
        <w:spacing w:after="120"/>
      </w:pPr>
      <w:del w:id="121" w:author="Agent-2-legal-reviewer" w:date="2026-04-09T00:00:00Z">
        <w:r>
          <w:rPr>
            <w:b w:val="0"/>
            <w:sz w:val="22"/>
          </w:rPr>
          <w:delText xml:space="preserve">This confidentiality obligation will continue for 3 years even after this agreement ends.</w:delText>
        </w:r>
      </w:del>
      <w:r>
        <w:rPr>
          <w:b w:val="0"/>
          <w:sz w:val="22"/>
        </w:rPr>
        <w:t>Both sides agree to keep each other's confidential information secret and not share it with anyone else. This means all business information, financial data, trade secrets, client lists, and any documents shared during the engagement.  If someone needs to disclose confidential info because of a court order or law, they need to tell the other party first whenever possible.</w:t>
      </w:r>
      <w:ins w:id="122" w:author="Agent-2-legal-reviewer" w:date="2026-04-09T00:00:00Z">
        <w:r>
          <w:rPr>
            <w:b w:val="0"/>
            <w:sz w:val="22"/>
          </w:rPr>
          <w:t xml:space="preserve">The obligations of confidentiality set forth herein shall survive the termination or expiration of this Agreement for a period of three (3) years.</w:t>
        </w:r>
      </w:ins>
      <w:del w:id="119" w:author="Agent-2-legal-reviewer" w:date="2026-04-09T00:00:00Z">
        <w:r>
          <w:delText xml:space="preserve">CONFIDENTIALITY
Both sides agree to keep each other's confidential information secret and not share it with anyone else.</w:delText>
        </w:r>
      </w:del>
      <w:ins w:id="120" w:author="Agent-2-legal-reviewer" w:date="2026-04-09T00:00:00Z">
        <w:r>
          <w:t xml:space="preserve">CONFIDENTIALITY
Each Party undertakes to maintain the strict confidentiality of all Confidential Information received from the other Party and shall not disclose such information to any third party without prior written consent.</w:t>
        </w:r>
      </w:ins>
    </w:p>
    <w:p>
      <w:commentRangeStart w:id="144"/>
      <w:r>
        <w:br w:type="page"/>
      </w:r>
      <w:commentRangeEnd w:id="144"/>
      <w:r>
        <w:rPr>
          <w:rStyle w:val="CommentReference"/>
        </w:rPr>
        <w:commentReference w:id="144"/>
      </w:r>
    </w:p>
    <w:p>
      <w:pPr>
        <w:spacing w:after="120"/>
      </w:pPr>
      <w:r>
        <w:rPr>
          <w:b/>
          <w:sz w:val="22"/>
        </w:rPr>
        <w:t>6. WHO OWNS THE WORK</w:t>
      </w:r>
    </w:p>
    <w:p>
      <w:pPr>
        <w:spacing w:after="120"/>
      </w:pPr>
      <w:del w:id="126" w:author="Agent-2-legal-reviewer" w:date="2026-04-09T00:00:00Z">
        <w:r>
          <w:rPr>
            <w:b w:val="0"/>
            <w:sz w:val="22"/>
          </w:rPr>
          <w:delText xml:space="preserve">However, our general know-how, methodologies, and tools that we developed independently remain our property.</w:delText>
        </w:r>
      </w:del>
      <w:r>
        <w:rPr>
          <w:b w:val="0"/>
          <w:sz w:val="22"/>
        </w:rPr>
        <w:t>All the work product and deliverables we create for the Client during this engagement will belong to the Client. This includes legal opinions, drafted contracts, compliance reports, and any advisory documents.  We can use general knowledge gained during this engagement for other clients as long as no confidential information is disclosed.</w:t>
      </w:r>
      <w:ins w:id="127" w:author="Agent-2-legal-reviewer" w:date="2026-04-09T00:00:00Z">
        <w:r>
          <w:rPr>
            <w:b w:val="0"/>
            <w:sz w:val="22"/>
          </w:rPr>
          <w:t xml:space="preserve">Notwithstanding the foregoing, the Service Provider shall retain all rights, title, and interest in and to its pre-existing intellectual property, proprietary methodologies, tools, and general professional know-how.</w:t>
        </w:r>
      </w:ins>
      <w:del w:id="124" w:author="Agent-2-legal-reviewer" w:date="2026-04-09T00:00:00Z">
        <w:r>
          <w:delText xml:space="preserve">WHO OWNS THE WORK
All the work product and deliverables we create for the Client during this engagement will belong to the Client.</w:delText>
        </w:r>
      </w:del>
      <w:ins w:id="125" w:author="Agent-2-legal-reviewer" w:date="2026-04-09T00:00:00Z">
        <w:r>
          <w:t xml:space="preserve">INTELLECTUAL PROPERTY RIGHTS
All work product, deliverables, and materials created by the Service Provider in the course of performing services under this Agreement shall constitute "Work Product" and shall be the exclusive property of the Client upon full payment of all applicable fees.</w:t>
        </w:r>
      </w:ins>
    </w:p>
    <w:p>
      <w:pPr>
        <w:spacing w:after="120"/>
      </w:pPr>
      <w:r>
        <w:rPr>
          <w:b/>
          <w:sz w:val="22"/>
        </w:rPr>
        <w:t>7. LIABILITY AND INDEMNIFICATION</w:t>
      </w:r>
    </w:p>
    <w:p>
      <w:pPr>
        <w:spacing w:after="120"/>
      </w:pPr>
      <w:del w:id="130" w:author="Agent-2-legal-reviewer" w:date="2026-04-09T00:00:00Z">
        <w:r>
          <w:rPr>
            <w:b w:val="0"/>
            <w:sz w:val="22"/>
          </w:rPr>
          <w:delText xml:space="preserve">We're not responsible for any indirect damages, lost profits, or consequential losses even if we were told they might happen.</w:delText>
        </w:r>
      </w:del>
      <w:del w:id="132" w:author="Agent-2-legal-reviewer" w:date="2026-04-09T00:00:00Z">
        <w:r>
          <w:rPr>
            <w:b w:val="0"/>
            <w:sz w:val="22"/>
          </w:rPr>
          <w:delText xml:space="preserve">Neither party will be held responsible for delays or failures caused by events beyond their reasonable control like natural disasters, government actions, or pandemics.</w:delText>
        </w:r>
      </w:del>
      <w:r>
        <w:rPr>
          <w:b w:val="0"/>
          <w:sz w:val="22"/>
        </w:rPr>
        <w:t xml:space="preserve">Our total liability under this agreement won't exceed the total fees paid by the Client in the last 6 months.  The Client agrees to indemnify us against any claims from third parties that arise from the Client's use of our advice in ways we didn't recommend. </w:t>
      </w:r>
      <w:ins w:id="133" w:author="Agent-2-legal-reviewer" w:date="2026-04-09T00:00:00Z">
        <w:r>
          <w:rPr>
            <w:b w:val="0"/>
            <w:sz w:val="22"/>
          </w:rPr>
          <w:t xml:space="preserve">Neither Party shall be liable for any delay or failure to perform its obligations under this Agreement to the extent that such delay or failure is attributable to Force Majeure events, including but not limited to natural disasters, acts of government, epidemics, or pandemics.</w:t>
        </w:r>
      </w:ins>
      <w:ins w:id="131" w:author="Agent-2-legal-reviewer" w:date="2026-04-09T00:00:00Z">
        <w:r>
          <w:rPr>
            <w:b w:val="0"/>
            <w:sz w:val="22"/>
          </w:rPr>
          <w:t xml:space="preserve">In no event shall either Party be liable to the other for any indirect, incidental, special, consequential, or punitive damages, including but not limited to loss of profits, loss of revenue, or loss of business opportunity, regardless of whether such Party has been advised of the possibility of such damages.</w:t>
        </w:r>
      </w:ins>
      <w:del w:id="128" w:author="Agent-2-legal-reviewer" w:date="2026-04-09T00:00:00Z">
        <w:r>
          <w:delText xml:space="preserve">LIABILITY AND INDEMNIFICATION
Our total liability under this agreement won't exceed the total fees paid by the Client in the last 6 months.</w:delText>
        </w:r>
      </w:del>
      <w:ins w:id="129" w:author="Agent-2-legal-reviewer" w:date="2026-04-09T00:00:00Z">
        <w:r>
          <w:t xml:space="preserve">LIMITATION OF LIABILITY AND INDEMNIFICATION
The aggregate liability of the Service Provider under or in connection with this Agreement shall not exceed the total fees actually paid by the Client during the six (6) month period immediately preceding the event giving rise to such liability.</w:t>
        </w:r>
      </w:ins>
    </w:p>
    <w:p>
      <w:pPr>
        <w:spacing w:after="120"/>
      </w:pPr>
      <w:r>
        <w:rPr>
          <w:b/>
          <w:sz w:val="22"/>
        </w:rPr>
        <w:t>8. DISPUTE RESOLUTION</w:t>
      </w:r>
    </w:p>
    <w:p>
      <w:pPr>
        <w:spacing w:after="120"/>
      </w:pPr>
      <w:del w:id="136" w:author="Agent-2-legal-reviewer" w:date="2026-04-09T00:00:00Z">
        <w:r>
          <w:rPr>
            <w:b w:val="0"/>
            <w:sz w:val="22"/>
          </w:rPr>
          <w:delText xml:space="preserve">If that doesn't work, we agree to go to mediation using a mediator that both sides can agree on.</w:delText>
        </w:r>
      </w:del>
      <w:r>
        <w:rPr>
          <w:b w:val="0"/>
          <w:sz w:val="22"/>
        </w:rPr>
        <w:t>If there's a disagreement between us, we'll first try to sort it out through friendly discussion within 30 days.  If mediation also fails after 60 days, then either party can take the matter to the District Court of Central Jakarta. This agreement is governed by the laws of the Republic of Indonesia.</w:t>
      </w:r>
      <w:ins w:id="137" w:author="Agent-2-legal-reviewer" w:date="2026-04-09T00:00:00Z">
        <w:r>
          <w:rPr>
            <w:b w:val="0"/>
            <w:sz w:val="22"/>
          </w:rPr>
          <w:t xml:space="preserve">If the dispute cannot be resolved through negotiation, the Parties agree to submit the matter to mediation administered by a mutually agreed-upon mediator in Jakarta, Indonesia.</w:t>
        </w:r>
      </w:ins>
      <w:del w:id="134" w:author="Agent-2-legal-reviewer" w:date="2026-04-09T00:00:00Z">
        <w:r>
          <w:delText xml:space="preserve">DISPUTE RESOLUTION
If there's a disagreement between us, we'll first try to sort it out through friendly discussion within 30 days.</w:delText>
        </w:r>
      </w:del>
      <w:ins w:id="135" w:author="Agent-2-legal-reviewer" w:date="2026-04-09T00:00:00Z">
        <w:r>
          <w:t xml:space="preserve">DISPUTE RESOLUTION AND GOVERNING LAW
In the event of any dispute, controversy, or claim arising out of or in connection with this Agreement, the Parties shall first attempt to resolve the matter through good-faith negotiation for a period of thirty (30) calendar days.</w:t>
        </w:r>
      </w:ins>
    </w:p>
    <w:p>
      <w:pPr>
        <w:spacing w:after="120"/>
      </w:pPr>
      <w:r>
        <w:rPr>
          <w:b/>
          <w:sz w:val="22"/>
        </w:rPr>
        <w:t>9. GENERAL STUFF</w:t>
      </w:r>
    </w:p>
    <w:p>
      <w:pPr>
        <w:spacing w:after="120"/>
      </w:pPr>
      <w:del w:id="140" w:author="Agent-2-legal-reviewer" w:date="2026-04-09T00:00:00Z">
        <w:r>
          <w:rPr>
            <w:b w:val="0"/>
            <w:sz w:val="22"/>
          </w:rPr>
          <w:delText xml:space="preserve">This agreement can be signed in multiple copies and each one counts as an original.</w:delText>
        </w:r>
      </w:del>
      <w:r>
        <w:rPr>
          <w:b w:val="0"/>
          <w:sz w:val="22"/>
        </w:rPr>
        <w:t xml:space="preserve">This agreement is the entire deal between us and replaces any previous discussions or agreements about the same subject. Any changes to this agreement need to be in writing and signed by both parties to be valid. If any part of this agreement turns out to be unenforceable, the rest of it still stands. Neither side can transfer their rights or obligations under this agreement without the other's written consent. </w:t>
      </w:r>
      <w:ins w:id="141" w:author="Agent-2-legal-reviewer" w:date="2026-04-09T00:00:00Z">
        <w:r>
          <w:rPr>
            <w:b w:val="0"/>
            <w:sz w:val="22"/>
          </w:rPr>
          <w:t xml:space="preserve">This Agreement may be executed in counterparts, each of which shall be deemed an original and all of which together shall constitute one and the same instrument.</w:t>
        </w:r>
      </w:ins>
      <w:del w:id="138" w:author="Agent-2-legal-reviewer" w:date="2026-04-09T00:00:00Z">
        <w:r>
          <w:delText xml:space="preserve">GENERAL STUFF
This agreement is the entire deal between us and replaces any previous discussions or agreements about the same subject.</w:delText>
        </w:r>
      </w:del>
      <w:ins w:id="139" w:author="Agent-2-legal-reviewer" w:date="2026-04-09T00:00:00Z">
        <w:r>
          <w:t xml:space="preserve">GENERAL PROVISIONS
This Agreement constitutes the entire agreement between the Parties with respect to the subject matter hereof and supersedes all prior negotiations, representations, warranties, commitments, offers, and agreements, whether written or oral.</w:t>
        </w:r>
      </w:ins>
    </w:p>
    <w:p>
      <w:pPr>
        <w:spacing w:after="400"/>
      </w:pPr>
      <w:r>
        <w:rPr>
          <w:b/>
          <w:sz w:val="22"/>
        </w:rPr>
        <w:t>SIGNATURES</w:t>
      </w:r>
    </w:p>
    <w:p>
      <w:pPr>
        <w:spacing w:after="120"/>
      </w:pPr>
      <w:r>
        <w:rPr>
          <w:b w:val="0"/>
          <w:sz w:val="22"/>
        </w:rPr>
        <w:t>For PT Maju Bersama: ___________________     Date: ___________</w:t>
      </w:r>
      <w:del w:id="142" w:author="Agent-2-legal-reviewer" w:date="2026-04-09T00:00:00Z">
        <w:r>
          <w:delText xml:space="preserve">SIGNATURES
For PT Maju Bersama: ___________________     Date: ___________
For Mr.</w:delText>
        </w:r>
      </w:del>
      <w:ins w:id="143" w:author="Agent-2-legal-reviewer" w:date="2026-04-09T00:00:00Z">
        <w:r>
          <w:t xml:space="preserve">IN WITNESS WHEREOF
For and on behalf of PT Maju Bersama: ___________________     Date: ___________ For and on behalf of Mr.</w:t>
        </w:r>
      </w:ins>
    </w:p>
    <w:p>
      <w:pPr>
        <w:spacing w:after="120"/>
      </w:pPr>
      <w:r>
        <w:rPr>
          <w:b w:val="0"/>
          <w:sz w:val="22"/>
        </w:rPr>
        <w:t>For Mr. Budi Santoso: ___________________    Date: ___________</w:t>
      </w:r>
    </w:p>
    <w:sectPr w:rsidR="00FC693F" w:rsidRPr="0006063C" w:rsidSect="00034616">
      <w:pgSz w:w="11909" w:h="16834"/>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23" w:author="Agent-2-legal-reviewer" w:date="2026-04-09T00:00:00Z" w:initials="Age">
    <w:p>
      <w:r>
        <w:t>Agent 1 revision for 1.3 approved with minor refinement: ensured cross-reference consistency with benchmark Document B section numbering.</w:t>
      </w:r>
    </w:p>
  </w:comment>
  <w:comment w:id="144" w:author="Agent-2-legal-reviewer" w:date="2026-04-09T00:00:00Z" w:initials="Age">
    <w:p>
      <w:r>
        <w:t>Agent 1 revision for 2.2 approved with minor refinement: ensured cross-reference consistency with benchmark Document B section numbering.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Changes/>
  <w:revisionView w:markup="1" w:comments="1" w:insDel="1" w:formatting="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