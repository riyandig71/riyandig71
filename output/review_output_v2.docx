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SERVICE AGREEMENT</w:t>
      </w:r>
    </w:p>
    <w:p>
      <w:pPr>
        <w:spacing w:after="120"/>
      </w:pPr>
      <w:r>
        <w:rPr>
          <w:b w:val="0"/>
          <w:sz w:val="22"/>
        </w:rPr>
        <w:t>Between: PT Maju Bersama (us, the Company) and Mr. Budi Santoso (Client)</w:t>
      </w:r>
    </w:p>
    <w:p>
      <w:pPr>
        <w:spacing w:after="240"/>
      </w:pPr>
      <w:r>
        <w:rPr>
          <w:b w:val="0"/>
          <w:sz w:val="22"/>
        </w:rPr>
        <w:t>Date: January 15, 2026</w:t>
      </w:r>
    </w:p>
    <w:p>
      <w:pPr>
        <w:spacing w:after="120"/>
      </w:pPr>
      <w:r>
        <w:rPr>
          <w:b/>
          <w:sz w:val="22"/>
        </w:rPr>
        <w:t>1. WHAT THIS AGREEMENT IS ABOUT</w:t>
      </w:r>
    </w:p>
    <w:p>
      <w:pPr>
        <w:spacing w:after="120"/>
      </w:pPr>
      <w:del w:id="101" w:author="Agent-2-legal-reviewer" w:date="2026-04-09T03:33:44Z">
        <w:r>
          <w:rPr>
            <w:b w:val="0"/>
            <w:sz w:val="22"/>
          </w:rPr>
          <w:delText xml:space="preserve">This agreement is basically about the consulting services that we're going to provide to the Client.</w:delText>
        </w:r>
      </w:del>
      <w:ins w:id="102" w:author="Agent-2-legal-reviewer" w:date="2026-04-09T03:33:44Z">
        <w:r>
          <w:rPr>
            <w:b w:val="0"/>
            <w:sz w:val="22"/>
          </w:rPr>
          <w:t xml:space="preserve">The Service Provider shall render professional consulting services to the Client encompassing legal compliance advisory and regulatory guidance pertaining to the Client's business operations within the jurisdiction of the Republic of Indonesia.</w:t>
        </w:r>
      </w:ins>
      <w:r>
        <w:rPr>
          <w:b w:val="0"/>
          <w:sz w:val="22"/>
        </w:rPr>
        <w:t xml:space="preserve"> </w:t>
      </w:r>
      <w:del w:id="103" w:author="Agent-2-legal-reviewer" w:date="2026-04-09T03:33:44Z">
        <w:r>
          <w:rPr>
            <w:b w:val="0"/>
            <w:sz w:val="22"/>
          </w:rPr>
          <w:delText xml:space="preserve">We'll be helping with legal compliance stuff and regulatory advisory for the Client's business operations in Indonesia.</w:delText>
        </w:r>
      </w:del>
      <w:ins w:id="104" w:author="Agent-2-legal-reviewer" w:date="2026-04-09T03:33:44Z">
        <w:r>
          <w:rPr>
            <w:b w:val="0"/>
            <w:sz w:val="22"/>
          </w:rPr>
          <w:t xml:space="preserve">The Service Provider shall render professional consulting services to the Client encompassing legal compliance advisory and regulatory guidance pertaining to the Client's business operations within the jurisdiction of the Republic of Indonesia.</w:t>
        </w:r>
      </w:ins>
      <w:r>
        <w:rPr>
          <w:b w:val="0"/>
          <w:sz w:val="22"/>
        </w:rPr>
        <w:t xml:space="preserve"> The scope covers general legal consultation, contract drafting assistance, regulatory filing support, and compliance monitoring. </w:t>
      </w:r>
      <w:del w:id="105" w:author="Agent-2-legal-reviewer" w:date="2026-04-09T03:33:44Z">
        <w:r>
          <w:rPr>
            <w:b w:val="0"/>
            <w:sz w:val="22"/>
          </w:rPr>
          <w:delText xml:space="preserve">If the Client needs extra services that aren't listed here, we can discuss and add them later with a separate addendum.</w:delText>
        </w:r>
      </w:del>
      <w:ins w:id="106" w:author="Agent-2-legal-reviewer" w:date="2026-04-09T03:33:44Z">
        <w:r>
          <w:rPr>
            <w:b w:val="0"/>
            <w:sz w:val="22"/>
          </w:rPr>
          <w:t xml:space="preserve">The Service Provider shall render professional consulting services to the Client encompassing legal compliance advisory and regulatory guidance pertaining to the Client's business operations within the jurisdiction of the Republic of Indonesia.</w:t>
        </w:r>
      </w:ins>
    </w:p>
    <w:p>
      <w:pPr>
        <w:spacing w:after="120"/>
      </w:pPr>
      <w:del w:id="107" w:author="Agent-2-legal-reviewer" w:date="2026-04-09T03:33:44Z">
        <w:r>
          <w:rPr>
            <w:b/>
            <w:sz w:val="22"/>
          </w:rPr>
          <w:delText xml:space="preserve">2. HOW LONG THIS LASTS</w:delText>
        </w:r>
      </w:del>
      <w:ins w:id="108" w:author="Agent-2-legal-reviewer" w:date="2026-04-09T03:33:44Z">
        <w:r>
          <w:rPr>
            <w:b/>
            <w:sz w:val="22"/>
          </w:rPr>
          <w:t xml:space="preserve">Sentences in Document A:
  [0]</w:t>
        </w:r>
      </w:ins>
    </w:p>
    <w:p>
      <w:pPr>
        <w:spacing w:after="120"/>
      </w:pPr>
      <w:del w:id="109" w:author="Agent-2-legal-reviewer" w:date="2026-04-09T03:33:44Z">
        <w:r>
          <w:rPr>
            <w:b w:val="0"/>
            <w:sz w:val="22"/>
          </w:rPr>
          <w:delText xml:space="preserve">This agreement starts on February 1, 2026 and goes for 12 months until January 31, 2027. If both sides are happy, we can renew it for another year by just agreeing in writing at least 30 days before it ends.</w:delText>
        </w:r>
      </w:del>
      <w:ins w:id="110" w:author="Agent-2-legal-reviewer" w:date="2026-04-09T03:33:44Z">
        <w:r>
          <w:rPr>
            <w:b w:val="0"/>
            <w:sz w:val="22"/>
          </w:rPr>
          <w:t xml:space="preserve">This Agreement shall commence on February 1, 2026 and shall remain in effect for a period of twelve (12) months, terminating on January 31, 2027, unless earlier terminated in accordance with the provisions herein.</w:t>
        </w:r>
      </w:ins>
      <w:r>
        <w:rPr>
          <w:b w:val="0"/>
          <w:sz w:val="22"/>
        </w:rPr>
        <w:t xml:space="preserve"> Either party can end this agreement early by giving 60 days written notice to the other side. If someone terminates early, any fees already paid for services not yet delivered will be refunded on a pro-rata basis within 30 business days.</w:t>
      </w:r>
    </w:p>
    <w:p>
      <w:pPr>
        <w:spacing w:after="120"/>
      </w:pPr>
      <w:r>
        <w:rPr>
          <w:b/>
          <w:sz w:val="22"/>
        </w:rPr>
        <w:t>3. PAYMENT TERMS</w:t>
      </w:r>
    </w:p>
    <w:p>
      <w:pPr>
        <w:spacing w:after="120"/>
      </w:pPr>
      <w:r>
        <w:rPr>
          <w:b w:val="0"/>
          <w:sz w:val="22"/>
        </w:rPr>
        <w:t xml:space="preserve">The Client will pay us IDR 50,000,000 per month for the services described above. Payment is due within 14 days after we send the invoice at the beginning of each month. </w:t>
      </w:r>
      <w:del w:id="111" w:author="Agent-2-legal-reviewer" w:date="2026-04-09T03:33:44Z">
        <w:r>
          <w:rPr>
            <w:b w:val="0"/>
            <w:sz w:val="22"/>
          </w:rPr>
          <w:delText xml:space="preserve">If the Client doesn't pay on time, we'll charge a late fee of 1.5% per month on the outstanding amount.</w:delText>
        </w:r>
      </w:del>
      <w:ins w:id="112" w:author="Agent-2-legal-reviewer" w:date="2026-04-09T03:33:44Z">
        <w:r>
          <w:rPr>
            <w:b w:val="0"/>
            <w:sz w:val="22"/>
          </w:rPr>
          <w:t xml:space="preserve">In the event of late payment, the Client shall be liable for a late payment penalty of 1.5% per month, calculated on the outstanding balance from the date such payment was due.</w:t>
        </w:r>
      </w:ins>
      <w:r>
        <w:rPr>
          <w:b w:val="0"/>
          <w:sz w:val="22"/>
        </w:rPr>
        <w:t xml:space="preserve"> All payments should be made by bank transfer to our designated account. We reserve the right to pause our services if payment is overdue by more than 30 days.</w:t>
      </w:r>
    </w:p>
    <w:p>
      <w:pPr>
        <w:spacing w:after="120"/>
      </w:pPr>
      <w:del w:id="113" w:author="Agent-2-legal-reviewer" w:date="2026-04-09T03:33:44Z">
        <w:r>
          <w:rPr>
            <w:b/>
            <w:sz w:val="22"/>
          </w:rPr>
          <w:delText xml:space="preserve">4. WHAT WE PROMISE TO DO</w:delText>
        </w:r>
      </w:del>
      <w:ins w:id="114" w:author="Agent-2-legal-reviewer" w:date="2026-04-09T03:33:44Z">
        <w:r>
          <w:rPr>
            <w:b/>
            <w:sz w:val="22"/>
          </w:rPr>
          <w:t xml:space="preserve">Sentences in Document A:
  [0]</w:t>
        </w:r>
      </w:ins>
    </w:p>
    <w:p>
      <w:pPr>
        <w:spacing w:after="120"/>
      </w:pPr>
      <w:del w:id="115" w:author="Agent-2-legal-reviewer" w:date="2026-04-09T03:33:44Z">
        <w:r>
          <w:rPr>
            <w:b w:val="0"/>
            <w:sz w:val="22"/>
          </w:rPr>
          <w:delText xml:space="preserve">We promise to do our best to provide quality consulting services in line with professional standards.</w:delText>
        </w:r>
      </w:del>
      <w:ins w:id="116" w:author="Agent-2-legal-reviewer" w:date="2026-04-09T03:33:44Z">
        <w:r>
          <w:rPr>
            <w:b w:val="0"/>
            <w:sz w:val="22"/>
          </w:rPr>
          <w:t xml:space="preserve">The Service Provider shall perform all services with the degree of skill, care, and diligence consistent with accepted professional standards and practices in the legal consulting industry.</w:t>
        </w:r>
      </w:ins>
      <w:r>
        <w:rPr>
          <w:b w:val="0"/>
          <w:sz w:val="22"/>
        </w:rPr>
        <w:t xml:space="preserve"> Our team will assign at least one senior consultant to handle the Client's account. We will respond to the Client's inquiries within 2 business days under normal circumstances. </w:t>
      </w:r>
      <w:del w:id="117" w:author="Agent-2-legal-reviewer" w:date="2026-04-09T03:33:44Z">
        <w:r>
          <w:rPr>
            <w:b w:val="0"/>
            <w:sz w:val="22"/>
          </w:rPr>
          <w:delText xml:space="preserve">For urgent matters that affect the Client's legal standing, we will try to respond within 24 hours.</w:delText>
        </w:r>
      </w:del>
      <w:ins w:id="118" w:author="Agent-2-legal-reviewer" w:date="2026-04-09T03:33:44Z">
        <w:r>
          <w:rPr>
            <w:b w:val="0"/>
            <w:sz w:val="22"/>
          </w:rPr>
          <w:t xml:space="preserve">For matters of an urgent nature that may materially affect the Client's legal standing or regulatory compliance, the Service Provider shall endeavor to respond within twenty-four (24) hours.</w:t>
        </w:r>
      </w:ins>
      <w:r>
        <w:rPr>
          <w:b w:val="0"/>
          <w:sz w:val="22"/>
        </w:rPr>
        <w:t xml:space="preserve"> </w:t>
      </w:r>
      <w:del w:id="119" w:author="Agent-2-legal-reviewer" w:date="2026-04-09T03:33:44Z">
        <w:r>
          <w:rPr>
            <w:b w:val="0"/>
            <w:sz w:val="22"/>
          </w:rPr>
          <w:delText xml:space="preserve">We'll provide monthly summary reports of all activities and advice given during that period.</w:delText>
        </w:r>
      </w:del>
      <w:ins w:id="120" w:author="Agent-2-legal-reviewer" w:date="2026-04-09T03:33:44Z">
        <w:r>
          <w:rPr>
            <w:b w:val="0"/>
            <w:sz w:val="22"/>
          </w:rPr>
          <w:t xml:space="preserve">The Service Provider shall furnish monthly written reports summarizing all activities undertaken and advisory services rendered during the preceding calendar month.</w:t>
        </w:r>
      </w:ins>
    </w:p>
    <w:p>
      <w:pPr>
        <w:spacing w:after="120"/>
      </w:pPr>
      <w:r>
        <w:rPr>
          <w:b/>
          <w:sz w:val="22"/>
        </w:rPr>
        <w:t>5. CONFIDENTIALITY</w:t>
      </w:r>
    </w:p>
    <w:p>
      <w:pPr>
        <w:spacing w:after="120"/>
      </w:pPr>
      <w:r>
        <w:rPr>
          <w:b w:val="0"/>
          <w:sz w:val="22"/>
        </w:rPr>
        <w:t>Both sides agree to keep each other's confidential information secret and not share it with anyone else. This means all business information, financial data, trade secrets, client lists, and any documents shared during the engagement. This confidentiality obligation will continue for 3 years even after this agreement ends. If someone needs to disclose confidential info because of a court order or law, they need to tell the other party first whenever possible.</w:t>
      </w:r>
    </w:p>
    <w:p>
      <w:r>
        <w:br w:type="page"/>
      </w:r>
    </w:p>
    <w:p>
      <w:pPr>
        <w:spacing w:after="120"/>
      </w:pPr>
      <w:del w:id="121" w:author="Agent-2-legal-reviewer" w:date="2026-04-09T03:33:44Z">
        <w:r>
          <w:rPr>
            <w:b/>
            <w:sz w:val="22"/>
          </w:rPr>
          <w:delText xml:space="preserve">6. WHO OWNS THE WORK</w:delText>
        </w:r>
      </w:del>
      <w:ins w:id="122" w:author="Agent-2-legal-reviewer" w:date="2026-04-09T03:33:44Z">
        <w:r>
          <w:rPr>
            <w:b/>
            <w:sz w:val="22"/>
          </w:rPr>
          <w:t xml:space="preserve">Sentences in Document A:
  [0] 6. WHO OWNS THE WORK</w:t>
        </w:r>
      </w:ins>
    </w:p>
    <w:p>
      <w:pPr>
        <w:spacing w:after="120"/>
      </w:pPr>
      <w:r>
        <w:rPr>
          <w:b w:val="0"/>
          <w:sz w:val="22"/>
        </w:rPr>
        <w:t>All the work product and deliverables we create for the Client during this engagement will belong to the Client. This includes legal opinions, drafted contracts, compliance reports, and any advisory documents. However, our general know-how, methodologies, and tools that we developed independently remain our property. We can use general knowledge gained during this engagement for other clients as long as no confidential information is disclosed.</w:t>
      </w:r>
    </w:p>
    <w:p>
      <w:pPr>
        <w:spacing w:after="120"/>
      </w:pPr>
      <w:r>
        <w:rPr>
          <w:b/>
          <w:sz w:val="22"/>
        </w:rPr>
        <w:t>7. LIABILITY AND INDEMNIFICATION</w:t>
      </w:r>
    </w:p>
    <w:p>
      <w:pPr>
        <w:spacing w:after="120"/>
      </w:pPr>
      <w:del w:id="123" w:author="Agent-2-legal-reviewer" w:date="2026-04-09T03:33:44Z">
        <w:r>
          <w:rPr>
            <w:b w:val="0"/>
            <w:sz w:val="22"/>
          </w:rPr>
          <w:delText xml:space="preserve">Our total liability under this agreement won't exceed the total fees paid by the Client in the last 6 months.</w:delText>
        </w:r>
      </w:del>
      <w:ins w:id="124" w:author="Agent-2-legal-reviewer" w:date="2026-04-09T03:33:44Z">
        <w:r>
          <w:rPr>
            <w:b w:val="0"/>
            <w:sz w:val="22"/>
          </w:rPr>
          <w:t xml:space="preserve">The aggregate liability of the Service Provider under or in connection with this Agreement shall not exceed the total fees actually paid by the Client during the six (6) month period immediately preceding the event giving rise to such liability.</w:t>
        </w:r>
      </w:ins>
      <w:r>
        <w:rPr>
          <w:b w:val="0"/>
          <w:sz w:val="22"/>
        </w:rPr>
        <w:t xml:space="preserve"> </w:t>
      </w:r>
      <w:del w:id="125" w:author="Agent-2-legal-reviewer" w:date="2026-04-09T03:33:44Z">
        <w:r>
          <w:rPr>
            <w:b w:val="0"/>
            <w:sz w:val="22"/>
          </w:rPr>
          <w:delText xml:space="preserve">We're not responsible for any indirect damages, lost profits, or consequential losses even if we were told they might happen.</w:delText>
        </w:r>
      </w:del>
      <w:ins w:id="126" w:author="Agent-2-legal-reviewer" w:date="2026-04-09T03:33:44Z">
        <w:r>
          <w:rPr>
            <w:b w:val="0"/>
            <w:sz w:val="22"/>
          </w:rPr>
          <w:t xml:space="preserve">In no event shall either Party be liable to the other for any indirect, incidental, special, consequential, or punitive damages, including but not limited to loss of profits, loss of revenue, or loss of business opportunity, regardless of whether such Party has been advised of the possibility of such damages.</w:t>
        </w:r>
      </w:ins>
      <w:r>
        <w:rPr>
          <w:b w:val="0"/>
          <w:sz w:val="22"/>
        </w:rPr>
        <w:t xml:space="preserve"> The Client agrees to indemnify us against any claims from third parties that arise from the Client's use of our advice in ways we didn't recommend. Neither party will be held responsible for delays or failures caused by events beyond their reasonable control like natural disasters, government actions, or pandemics.</w:t>
      </w:r>
    </w:p>
    <w:p>
      <w:pPr>
        <w:spacing w:after="120"/>
      </w:pPr>
      <w:r>
        <w:rPr>
          <w:b/>
          <w:sz w:val="22"/>
        </w:rPr>
        <w:t>8. DISPUTE RESOLUTION</w:t>
      </w:r>
    </w:p>
    <w:p>
      <w:pPr>
        <w:spacing w:after="120"/>
      </w:pPr>
      <w:del w:id="127" w:author="Agent-2-legal-reviewer" w:date="2026-04-09T03:33:44Z">
        <w:r>
          <w:rPr>
            <w:b w:val="0"/>
            <w:sz w:val="22"/>
          </w:rPr>
          <w:delText xml:space="preserve">If there's a disagreement between us, we'll first try to sort it out through friendly discussion within 30 days.</w:delText>
        </w:r>
      </w:del>
      <w:ins w:id="128" w:author="Agent-2-legal-reviewer" w:date="2026-04-09T03:33:44Z">
        <w:r>
          <w:rPr>
            <w:b w:val="0"/>
            <w:sz w:val="22"/>
          </w:rPr>
          <w:t xml:space="preserve">In the event of any dispute, controversy, or claim arising out of or in connection with this Agreement, the Parties shall first attempt to resolve the matter through good-faith negotiation for a period of thirty (30) calendar days.</w:t>
        </w:r>
      </w:ins>
      <w:r>
        <w:rPr>
          <w:b w:val="0"/>
          <w:sz w:val="22"/>
        </w:rPr>
        <w:t xml:space="preserve"> </w:t>
      </w:r>
      <w:del w:id="129" w:author="Agent-2-legal-reviewer" w:date="2026-04-09T03:33:44Z">
        <w:r>
          <w:rPr>
            <w:b w:val="0"/>
            <w:sz w:val="22"/>
          </w:rPr>
          <w:delText xml:space="preserve">If that doesn't work, we agree to go to mediation using a mediator that both sides can agree on.</w:delText>
        </w:r>
      </w:del>
      <w:ins w:id="130" w:author="Agent-2-legal-reviewer" w:date="2026-04-09T03:33:44Z">
        <w:r>
          <w:rPr>
            <w:b w:val="0"/>
            <w:sz w:val="22"/>
          </w:rPr>
          <w:t xml:space="preserve">If the dispute cannot be resolved through negotiation, the Parties agree to submit the matter to mediation administered by a mutually agreed-upon mediator in Jakarta, Indonesia.</w:t>
        </w:r>
      </w:ins>
      <w:r>
        <w:rPr>
          <w:b w:val="0"/>
          <w:sz w:val="22"/>
        </w:rPr>
        <w:t xml:space="preserve"> If mediation also fails after 60 days, then either party can take the matter to the District Court of Central Jakarta. This agreement is governed by the laws of the Republic of Indonesia.</w:t>
      </w:r>
    </w:p>
    <w:p>
      <w:pPr>
        <w:spacing w:after="120"/>
      </w:pPr>
      <w:del w:id="131" w:author="Agent-2-legal-reviewer" w:date="2026-04-09T03:33:44Z">
        <w:r>
          <w:rPr>
            <w:b/>
            <w:sz w:val="22"/>
          </w:rPr>
          <w:delText xml:space="preserve">9. GENERAL STUFF</w:delText>
        </w:r>
      </w:del>
      <w:ins w:id="132" w:author="Agent-2-legal-reviewer" w:date="2026-04-09T03:33:44Z">
        <w:r>
          <w:rPr>
            <w:b/>
            <w:sz w:val="22"/>
          </w:rPr>
          <w:t xml:space="preserve">9. GENERAL PROVISIONS</w:t>
        </w:r>
      </w:ins>
    </w:p>
    <w:p>
      <w:pPr>
        <w:spacing w:after="120"/>
      </w:pPr>
      <w:r>
        <w:rPr>
          <w:b w:val="0"/>
          <w:sz w:val="22"/>
        </w:rPr>
        <w:t>This agreement is the entire deal between us and replaces any previous discussions or agreements about the same subject. Any changes to this agreement need to be in writing and signed by both parties to be valid. If any part of this agreement turns out to be unenforceable, the rest of it still stands. Neither side can transfer their rights or obligations under this agreement without the other's written consent. This agreement can be signed in multiple copies and each one counts as an original.</w:t>
      </w:r>
    </w:p>
    <w:p>
      <w:pPr>
        <w:spacing w:after="400"/>
      </w:pPr>
      <w:r>
        <w:rPr>
          <w:b/>
          <w:sz w:val="22"/>
        </w:rPr>
        <w:t>SIGNATURES</w:t>
      </w:r>
    </w:p>
    <w:p>
      <w:pPr>
        <w:spacing w:after="120"/>
      </w:pPr>
      <w:r>
        <w:rPr>
          <w:b w:val="0"/>
          <w:sz w:val="22"/>
        </w:rPr>
        <w:t>For PT Maju Bersama: ___________________     Date: ___________</w:t>
      </w:r>
    </w:p>
    <w:p>
      <w:pPr>
        <w:spacing w:after="120"/>
      </w:pPr>
      <w:r>
        <w:rPr>
          <w:b w:val="0"/>
          <w:sz w:val="22"/>
        </w:rPr>
        <w:t>For Mr. Budi Santoso: ___________________    Date: ___________</w:t>
      </w:r>
    </w:p>
    <w:sectPr w:rsidR="00FC693F" w:rsidRPr="0006063C" w:rsidSect="00034616">
      <w:pgSz w:w="11909" w:h="16834"/>
      <w:pgMar w:top="1440" w:right="1440" w:bottom="1440" w:left="144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Changes/>
  <w:revisionView w:markup="1" w:comments="1" w:insDel="1" w:formatting="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